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24cnhewelwu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Business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/>
      </w:pPr>
      <w:bookmarkStart w:colFirst="0" w:colLast="0" w:name="_j3o2pos59wnc" w:id="1"/>
      <w:bookmarkEnd w:id="1"/>
      <w:r w:rsidDel="00000000" w:rsidR="00000000" w:rsidRPr="00000000">
        <w:rPr>
          <w:rtl w:val="0"/>
        </w:rPr>
        <w:t xml:space="preserve">01 — Title</w:t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rPr/>
      </w:pPr>
      <w:bookmarkStart w:colFirst="0" w:colLast="0" w:name="_k6ml9npe2flp" w:id="2"/>
      <w:bookmarkEnd w:id="2"/>
      <w:r w:rsidDel="00000000" w:rsidR="00000000" w:rsidRPr="00000000">
        <w:rPr>
          <w:rtl w:val="0"/>
        </w:rPr>
        <w:t xml:space="preserve">Beyond interfaces. We design how systems work. For people.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curated group of strategists, designers, UX researchers, behavioral analysts, architects, growth strategists, and data scientists from Central Europe, working on complex digital products globally.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gjmp82wxhctk" w:id="3"/>
      <w:bookmarkEnd w:id="3"/>
      <w:r w:rsidDel="00000000" w:rsidR="00000000" w:rsidRPr="00000000">
        <w:rPr>
          <w:rtl w:val="0"/>
        </w:rPr>
        <w:t xml:space="preserve">02 — Shift</w:t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/>
      </w:pPr>
      <w:bookmarkStart w:colFirst="0" w:colLast="0" w:name="_4hlbdyagy533" w:id="4"/>
      <w:bookmarkEnd w:id="4"/>
      <w:r w:rsidDel="00000000" w:rsidR="00000000" w:rsidRPr="00000000">
        <w:rPr>
          <w:rtl w:val="0"/>
        </w:rPr>
        <w:t xml:space="preserve">Digital product creation is changing.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accelerating everything.</w:t>
        <w:br w:type="textWrapping"/>
        <w:t xml:space="preserve">Faster output.</w:t>
        <w:br w:type="textWrapping"/>
        <w:t xml:space="preserve">Shorter cycles.</w:t>
        <w:br w:type="textWrapping"/>
        <w:t xml:space="preserve">More frequent change.</w:t>
        <w:br w:type="textWrapping"/>
        <w:t xml:space="preserve">Speed increases. User Expectations are gonna increase.</w:t>
        <w:br w:type="textWrapping"/>
      </w:r>
      <w:ins w:author="Gabo Hudoba" w:id="0" w:date="2026-04-01T20:23:54Z">
        <w:r w:rsidDel="00000000" w:rsidR="00000000" w:rsidRPr="00000000">
          <w:rPr>
            <w:rtl w:val="0"/>
          </w:rPr>
          <w:tab/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people interact with systems will change.</w:t>
        <w:br w:type="textWrapping"/>
        <w:t xml:space="preserve">The need to keep them clear, useful, and trustworthy will not.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40" w:before="240" w:lineRule="auto"/>
        <w:rPr/>
      </w:pPr>
      <w:bookmarkStart w:colFirst="0" w:colLast="0" w:name="_3a36r6vy6a06" w:id="5"/>
      <w:bookmarkEnd w:id="5"/>
      <w:r w:rsidDel="00000000" w:rsidR="00000000" w:rsidRPr="00000000">
        <w:rPr>
          <w:rtl w:val="0"/>
        </w:rPr>
        <w:t xml:space="preserve">03 — Consequence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Shorter cycles. Features are adopted faster. Maintaining product quality becomes harder.</w:t>
        <w:br w:type="textWrapping"/>
        <w:t xml:space="preserve">User expectations rise. Not just growth, but staying relevant.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products degrade over time: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Rework becomes more frequent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Expectations rise faster than quality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 grows faster than value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breaks down over time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lose relevance under change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quality under change becomes the real advantage.</w:t>
        <w:br w:type="textWrapping"/>
      </w:r>
    </w:p>
    <w:p w:rsidR="00000000" w:rsidDel="00000000" w:rsidP="00000000" w:rsidRDefault="00000000" w:rsidRPr="00000000" w14:paraId="00000015">
      <w:pPr>
        <w:pStyle w:val="Heading1"/>
        <w:spacing w:after="240" w:before="240" w:lineRule="auto"/>
        <w:rPr/>
      </w:pPr>
      <w:bookmarkStart w:colFirst="0" w:colLast="0" w:name="_vs4tttpzgci" w:id="6"/>
      <w:bookmarkEnd w:id="6"/>
      <w:r w:rsidDel="00000000" w:rsidR="00000000" w:rsidRPr="00000000">
        <w:rPr>
          <w:rtl w:val="0"/>
        </w:rPr>
        <w:t xml:space="preserve">04 — Market Shift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value is moving.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Agencies</w:t>
        <w:br w:type="textWrapping"/>
        <w:t xml:space="preserve">Execution becoming automated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Talent renting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Becomes less relevant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companies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Expert guidance and quality oversight</w:t>
        <w:br w:type="textWrapping"/>
      </w:r>
      <w:r w:rsidDel="00000000" w:rsidR="00000000" w:rsidRPr="00000000">
        <w:rPr>
          <w:rtl w:val="0"/>
        </w:rPr>
        <w:br w:type="textWrapping"/>
        <w:t xml:space="preserve">Provide certainty.</w:t>
        <w:br w:type="textWrapping"/>
        <w:t xml:space="preserve">Enable confident decisions.</w:t>
        <w:br w:type="textWrapping"/>
      </w:r>
    </w:p>
    <w:p w:rsidR="00000000" w:rsidDel="00000000" w:rsidP="00000000" w:rsidRDefault="00000000" w:rsidRPr="00000000" w14:paraId="0000001A">
      <w:pPr>
        <w:pStyle w:val="Heading1"/>
        <w:spacing w:after="240" w:before="240" w:lineRule="auto"/>
        <w:rPr/>
      </w:pPr>
      <w:bookmarkStart w:colFirst="0" w:colLast="0" w:name="_bh0ruez3brgc" w:id="7"/>
      <w:bookmarkEnd w:id="7"/>
      <w:r w:rsidDel="00000000" w:rsidR="00000000" w:rsidRPr="00000000">
        <w:rPr>
          <w:rtl w:val="0"/>
        </w:rPr>
        <w:t xml:space="preserve">05 — Position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model.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handoffs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cycles before validation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Concepts before product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feedback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time for quality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model.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commentRangeStart w:id="0"/>
      <w:r w:rsidDel="00000000" w:rsidR="00000000" w:rsidRPr="00000000">
        <w:rPr>
          <w:rtl w:val="0"/>
        </w:rPr>
        <w:t xml:space="preserve">Senior-led,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end-to-end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workflow steps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AI-accelerated iteration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outcomes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quality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path to value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output.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Discovery → Structure → Core Flow (in code)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Lead Design → System →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Expansion → Validation → Delivery (circle)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Fewer steps. Faster validation. Faster value.</w:t>
        <w:br w:type="textWrapping"/>
      </w:r>
    </w:p>
    <w:p w:rsidR="00000000" w:rsidDel="00000000" w:rsidP="00000000" w:rsidRDefault="00000000" w:rsidRPr="00000000" w14:paraId="0000002C">
      <w:pPr>
        <w:pStyle w:val="Heading1"/>
        <w:spacing w:after="240" w:before="240" w:lineRule="auto"/>
        <w:rPr/>
      </w:pPr>
      <w:bookmarkStart w:colFirst="0" w:colLast="0" w:name="_j82stgweuuu5" w:id="8"/>
      <w:bookmarkEnd w:id="8"/>
      <w:r w:rsidDel="00000000" w:rsidR="00000000" w:rsidRPr="00000000">
        <w:rPr>
          <w:rtl w:val="0"/>
        </w:rPr>
        <w:t xml:space="preserve">06 — Working Model</w:t>
      </w:r>
    </w:p>
    <w:p w:rsidR="00000000" w:rsidDel="00000000" w:rsidP="00000000" w:rsidRDefault="00000000" w:rsidRPr="00000000" w14:paraId="0000002D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 the team.</w:t>
        <w:br w:type="textWrapping"/>
        <w:t xml:space="preserve">Inside the product.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Senior-led, end-to-end</w:t>
        <w:br w:type="textWrapping"/>
        <w:t xml:space="preserve">One person owns the product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Small, precise team</w:t>
        <w:br w:type="textWrapping"/>
        <w:t xml:space="preserve">Authority-level experts, on demand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visibility</w:t>
        <w:br w:type="textWrapping"/>
        <w:t xml:space="preserve">Daily updates. Shared workspace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feedback</w:t>
        <w:br w:type="textWrapping"/>
        <w:t xml:space="preserve">Decisions made in context</w:t>
        <w:br w:type="textWrapping"/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b97zlttaplkd" w:id="9"/>
      <w:bookmarkEnd w:id="9"/>
      <w:r w:rsidDel="00000000" w:rsidR="00000000" w:rsidRPr="00000000">
        <w:rPr>
          <w:rtl w:val="0"/>
        </w:rPr>
        <w:t xml:space="preserve">07 — Ideal Client Profile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We target companies where product quality is under pressure.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br w:type="textWrapping"/>
        <w:t xml:space="preserve">Company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Headcount: 20–300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Geography: US (emerging cities), UK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Product-led companies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outside tech building digital products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Signals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Recent funding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New CPO, CTO, Head of Product (last 6 months)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Product expansion or redesign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Increased release frequency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br w:type="textWrapping"/>
        <w:t xml:space="preserve">Trigger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New features don’t fit well into the system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quality becomes inconsistent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team can’t keep up with the pace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starts to feel fragmented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wants to move faster, but without losing control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5kkga2kfwui5" w:id="10"/>
      <w:bookmarkEnd w:id="10"/>
      <w:r w:rsidDel="00000000" w:rsidR="00000000" w:rsidRPr="00000000">
        <w:rPr>
          <w:rtl w:val="0"/>
        </w:rPr>
        <w:t xml:space="preserve">07 — Client Archetypes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Product Initiatives</w:t>
        <w:br w:type="textWrapping"/>
      </w:r>
      <w:r w:rsidDel="00000000" w:rsidR="00000000" w:rsidRPr="00000000">
        <w:rPr>
          <w:rtl w:val="0"/>
        </w:rPr>
        <w:t xml:space="preserve">A company building a product for customers or employees</w:t>
        <w:br w:type="textWrapping"/>
        <w:t xml:space="preserve">Needs quality from day one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Star</w:t>
        <w:br w:type="textWrapping"/>
        <w:t xml:space="preserve">Founder, Head of Product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Underperforming Product</w:t>
        <w:br w:type="textWrapping"/>
      </w:r>
      <w:r w:rsidDel="00000000" w:rsidR="00000000" w:rsidRPr="00000000">
        <w:rPr>
          <w:rtl w:val="0"/>
        </w:rPr>
        <w:t xml:space="preserve">Existing product no longer works wellxTeam is stuck and needs expert help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</w:t>
        <w:br w:type="textWrapping"/>
        <w:t xml:space="preserve">CPO, Head of Design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Scaling Team</w:t>
        <w:br w:type="textWrapping"/>
      </w:r>
      <w:r w:rsidDel="00000000" w:rsidR="00000000" w:rsidRPr="00000000">
        <w:rPr>
          <w:rtl w:val="0"/>
        </w:rPr>
        <w:t xml:space="preserve">Product is growing</w:t>
        <w:br w:type="textWrapping"/>
        <w:t xml:space="preserve">Internal team can’t keep up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</w:t>
        <w:br w:type="textWrapping"/>
        <w:t xml:space="preserve">Head of Product, Design Lead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commentRangeStart w:id="1"/>
      <w:r w:rsidDel="00000000" w:rsidR="00000000" w:rsidRPr="00000000">
        <w:rPr>
          <w:b w:val="1"/>
          <w:bCs w:val="1"/>
          <w:rtl w:val="0"/>
        </w:rPr>
        <w:t xml:space="preserve">The Accelerator - </w:t>
      </w:r>
      <w:r w:rsidDel="00000000" w:rsidR="00000000" w:rsidRPr="00000000">
        <w:rPr>
          <w:rtl w:val="0"/>
        </w:rPr>
        <w:t xml:space="preserve">(early adopter)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Company wants to innovate faster</w:t>
        <w:br w:type="textWrapping"/>
        <w:t xml:space="preserve">Interested in new processes, AI workflows, better systems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</w:t>
        <w:br w:type="textWrapping"/>
        <w:t xml:space="preserve">CTO, CPO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, CEO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240" w:before="240" w:lineRule="auto"/>
        <w:rPr/>
      </w:pPr>
      <w:bookmarkStart w:colFirst="0" w:colLast="0" w:name="_43rdhyr2mt5w" w:id="11"/>
      <w:bookmarkEnd w:id="11"/>
      <w:r w:rsidDel="00000000" w:rsidR="00000000" w:rsidRPr="00000000">
        <w:rPr>
          <w:rtl w:val="0"/>
        </w:rPr>
        <w:t xml:space="preserve">07 — Intervention Logic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we intervene.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stall.</w:t>
        <w:br w:type="textWrapping"/>
        <w:t xml:space="preserve">Often before they break through.</w:t>
        <w:br w:type="textWrapping"/>
        <w:t xml:space="preserve">This is where product expertise has the highest leverage.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Product</w:t>
        <w:br w:type="textWrapping"/>
        <w:t xml:space="preserve">Building from the ground up, with quality from day one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Product</w:t>
        <w:br w:type="textWrapping"/>
        <w:t xml:space="preserve">New features, growing complexity, need for structure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Gaps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Internal team can’t keep up with speed or scope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Pressure</w:t>
        <w:br w:type="textWrapping"/>
      </w:r>
      <w:r w:rsidDel="00000000" w:rsidR="00000000" w:rsidRPr="00000000">
        <w:rPr>
          <w:rtl w:val="0"/>
        </w:rPr>
        <w:t xml:space="preserve">Market moves faster than the product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Acceleration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Clients want to move faster, with control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240" w:before="240" w:lineRule="auto"/>
        <w:rPr/>
      </w:pPr>
      <w:bookmarkStart w:colFirst="0" w:colLast="0" w:name="_wcclbkgjka34" w:id="12"/>
      <w:bookmarkEnd w:id="12"/>
      <w:r w:rsidDel="00000000" w:rsidR="00000000" w:rsidRPr="00000000">
        <w:rPr>
          <w:rtl w:val="0"/>
        </w:rPr>
        <w:t xml:space="preserve">08 — Business Model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ways to engage.</w:t>
        <w:br w:type="textWrapping"/>
        <w:t xml:space="preserve">One consistent way of working.</w:t>
      </w:r>
    </w:p>
    <w:p w:rsidR="00000000" w:rsidDel="00000000" w:rsidP="00000000" w:rsidRDefault="00000000" w:rsidRPr="00000000" w14:paraId="0000005A">
      <w:pPr>
        <w:pStyle w:val="Heading2"/>
        <w:spacing w:after="240" w:before="240" w:lineRule="auto"/>
        <w:rPr/>
      </w:pPr>
      <w:bookmarkStart w:colFirst="0" w:colLast="0" w:name="_eqf85cujxbel" w:id="13"/>
      <w:bookmarkEnd w:id="13"/>
      <w:r w:rsidDel="00000000" w:rsidR="00000000" w:rsidRPr="00000000">
        <w:rPr>
          <w:rtl w:val="0"/>
        </w:rPr>
        <w:br w:type="textWrapping"/>
        <w:t xml:space="preserve">Product Sprint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 short, focused sprint to </w:t>
      </w: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identify key frictions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, define improvements, and redesign a selected part of the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3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Brief to understand the product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Targeted audit to identify findings, frictions, opportunities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Clear synthesis of what we see and where to focus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One selected flow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redesigned and delivered</w:t>
      </w:r>
      <w:r w:rsidDel="00000000" w:rsidR="00000000" w:rsidRPr="00000000">
        <w:rPr>
          <w:sz w:val="23"/>
          <w:szCs w:val="23"/>
          <w:rtl w:val="0"/>
        </w:rPr>
        <w:t xml:space="preserve"> as a working frontend 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Outcome: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 visible improvement in a part of your product. A clearer direction for what to do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€5k - 2 weeks</w:t>
      </w:r>
    </w:p>
    <w:p w:rsidR="00000000" w:rsidDel="00000000" w:rsidP="00000000" w:rsidRDefault="00000000" w:rsidRPr="00000000" w14:paraId="00000062">
      <w:pPr>
        <w:pStyle w:val="Heading2"/>
        <w:spacing w:after="240" w:before="240" w:lineRule="auto"/>
        <w:rPr/>
      </w:pPr>
      <w:bookmarkStart w:colFirst="0" w:colLast="0" w:name="_4ztdzyafjxyh" w:id="14"/>
      <w:bookmarkEnd w:id="14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Core Flow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or redesign a critical part of your product.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 and structure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flow design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frontend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 and interaction patterns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Experts on demand</w:t>
        <w:br w:type="textWrapping"/>
      </w:r>
      <w:r w:rsidDel="00000000" w:rsidR="00000000" w:rsidRPr="00000000">
        <w:rPr>
          <w:rtl w:val="0"/>
        </w:rPr>
        <w:t xml:space="preserve">Research, engineering, and system specialists involved where needed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</w:t>
        <w:br w:type="textWrapping"/>
        <w:t xml:space="preserve">A production-ready frontend.</w:t>
        <w:br w:type="textWrapping"/>
        <w:t xml:space="preserve">Clear structure. Strong interaction. World-class design.</w:t>
        <w:br w:type="textWrapping"/>
        <w:t xml:space="preserve">A system you can build on.</w:t>
        <w:br w:type="textWrapping"/>
        <w:br w:type="textWrapping"/>
        <w:t xml:space="preserve">€15,000 – €40,000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4–8 weeks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240" w:before="240" w:lineRule="auto"/>
        <w:rPr/>
      </w:pPr>
      <w:bookmarkStart w:colFirst="0" w:colLast="0" w:name="_1x69rk928xko" w:id="15"/>
      <w:bookmarkEnd w:id="15"/>
      <w:r w:rsidDel="00000000" w:rsidR="00000000" w:rsidRPr="00000000">
        <w:rPr>
          <w:sz w:val="34"/>
          <w:szCs w:val="34"/>
          <w:rtl w:val="0"/>
        </w:rPr>
        <w:t xml:space="preserve">Continuous Product Partnership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your product working as it evolves.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product improvement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Adaptation to new features and requirements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structure, consistency, and quality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support for your internal team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Experts on demand</w:t>
        <w:br w:type="textWrapping"/>
      </w:r>
      <w:r w:rsidDel="00000000" w:rsidR="00000000" w:rsidRPr="00000000">
        <w:rPr>
          <w:rtl w:val="0"/>
        </w:rPr>
        <w:t xml:space="preserve">Authority-level specialists integrated based on current needs.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</w:t>
        <w:br w:type="textWrapping"/>
        <w:t xml:space="preserve">A product that stays relevant under change.</w:t>
        <w:br w:type="textWrapping"/>
        <w:t xml:space="preserve">Quality maintained over time.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€5k – €20k / month</w:t>
        <w:br w:type="textWrapping"/>
        <w:br w:type="textWrapping"/>
      </w:r>
    </w:p>
    <w:p w:rsidR="00000000" w:rsidDel="00000000" w:rsidP="00000000" w:rsidRDefault="00000000" w:rsidRPr="00000000" w14:paraId="00000074">
      <w:pPr>
        <w:pStyle w:val="Heading1"/>
        <w:spacing w:after="240" w:before="240" w:lineRule="auto"/>
        <w:rPr/>
      </w:pPr>
      <w:bookmarkStart w:colFirst="0" w:colLast="0" w:name="_z1eamzhsk330" w:id="16"/>
      <w:bookmarkEnd w:id="16"/>
      <w:r w:rsidDel="00000000" w:rsidR="00000000" w:rsidRPr="00000000">
        <w:rPr>
          <w:rtl w:val="0"/>
        </w:rPr>
        <w:t xml:space="preserve">09 — The Company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curated group of strategists, designers, UX researchers, behavioral analysts, architects, growth strategists, and data scientists from Central Europe, working on complex digital products globally.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i w:val="1"/>
          <w:iCs w:val="1"/>
          <w:color w:val="999999"/>
        </w:rPr>
      </w:pPr>
      <w:r w:rsidDel="00000000" w:rsidR="00000000" w:rsidRPr="00000000">
        <w:rPr>
          <w:rtl w:val="0"/>
        </w:rPr>
        <w:t xml:space="preserve">Not a marketplace. Not capacity.</w:t>
        <w:br w:type="textWrapping"/>
        <w:t xml:space="preserve">Members are selected for experience, intellectual rigor, product thinking, and independence of judgment.</w:t>
        <w:br w:type="textWrapping"/>
        <w:br w:type="textWrapping"/>
        <w:t xml:space="preserve">Research &amp; Insight</w:t>
        <w:br w:type="textWrapping"/>
        <w:t xml:space="preserve">Martin Havel,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Senior UX Research Lead, Google</w:t>
      </w:r>
      <w:r w:rsidDel="00000000" w:rsidR="00000000" w:rsidRPr="00000000">
        <w:rPr>
          <w:color w:val="999999"/>
          <w:rtl w:val="0"/>
        </w:rPr>
        <w:br w:type="textWrapping"/>
      </w:r>
      <w:r w:rsidDel="00000000" w:rsidR="00000000" w:rsidRPr="00000000">
        <w:rPr>
          <w:rtl w:val="0"/>
        </w:rPr>
        <w:t xml:space="preserve">Elias Novak,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Principal Product Researcher, Booking.com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i w:val="1"/>
          <w:iCs w:val="1"/>
          <w:color w:val="999999"/>
        </w:rPr>
      </w:pPr>
      <w:r w:rsidDel="00000000" w:rsidR="00000000" w:rsidRPr="00000000">
        <w:rPr>
          <w:rtl w:val="0"/>
        </w:rPr>
        <w:t xml:space="preserve">Product Architecture</w:t>
        <w:br w:type="textWrapping"/>
        <w:t xml:space="preserve">Gabriel Hudoba,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Product Architect, Platform</w:t>
      </w:r>
      <w:r w:rsidDel="00000000" w:rsidR="00000000" w:rsidRPr="00000000">
        <w:rPr>
          <w:color w:val="999999"/>
          <w:rtl w:val="0"/>
        </w:rPr>
        <w:br w:type="textWrapping"/>
      </w:r>
      <w:r w:rsidDel="00000000" w:rsidR="00000000" w:rsidRPr="00000000">
        <w:rPr>
          <w:rtl w:val="0"/>
        </w:rPr>
        <w:t xml:space="preserve">Adrian Varga,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Principal Product Architect, Atlassian</w:t>
      </w:r>
      <w:r w:rsidDel="00000000" w:rsidR="00000000" w:rsidRPr="00000000">
        <w:rPr>
          <w:color w:val="999999"/>
          <w:rtl w:val="0"/>
        </w:rPr>
        <w:br w:type="textWrapping"/>
      </w:r>
      <w:r w:rsidDel="00000000" w:rsidR="00000000" w:rsidRPr="00000000">
        <w:rPr>
          <w:rtl w:val="0"/>
        </w:rPr>
        <w:t xml:space="preserve">Elena Kovac,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Director of Product Architecture, Miro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i w:val="1"/>
          <w:iCs w:val="1"/>
          <w:color w:val="999999"/>
        </w:rPr>
      </w:pPr>
      <w:r w:rsidDel="00000000" w:rsidR="00000000" w:rsidRPr="00000000">
        <w:rPr>
          <w:rtl w:val="0"/>
        </w:rPr>
        <w:t xml:space="preserve">Product Systems</w:t>
        <w:br w:type="textWrapping"/>
        <w:t xml:space="preserve">Mario Sustek,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Design Systems Lead, IBM</w:t>
        <w:br w:type="textWrapping"/>
      </w:r>
      <w:r w:rsidDel="00000000" w:rsidR="00000000" w:rsidRPr="00000000">
        <w:rPr>
          <w:rtl w:val="0"/>
        </w:rPr>
        <w:t xml:space="preserve">Marek Dvorak,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Product Systems Architect, Salesforce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  <w:color w:val="999999"/>
        </w:rPr>
      </w:pPr>
      <w:r w:rsidDel="00000000" w:rsidR="00000000" w:rsidRPr="00000000">
        <w:rPr>
          <w:rtl w:val="0"/>
        </w:rPr>
        <w:t xml:space="preserve">Experience Direction</w:t>
        <w:br w:type="textWrapping"/>
        <w:t xml:space="preserve">Martin Listiak,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Senior Product Designer, Notion</w:t>
        <w:br w:type="textWrapping"/>
      </w:r>
      <w:r w:rsidDel="00000000" w:rsidR="00000000" w:rsidRPr="00000000">
        <w:rPr>
          <w:rtl w:val="0"/>
        </w:rPr>
        <w:t xml:space="preserve">Daniel Ives,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Experience Director, Airbnb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i w:val="1"/>
          <w:iCs w:val="1"/>
          <w:color w:val="999999"/>
        </w:rPr>
      </w:pPr>
      <w:r w:rsidDel="00000000" w:rsidR="00000000" w:rsidRPr="00000000">
        <w:rPr>
          <w:rtl w:val="0"/>
        </w:rPr>
        <w:t xml:space="preserve">Technical Architecture</w:t>
        <w:br w:type="textWrapping"/>
        <w:t xml:space="preserve">Martin Mroc,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Technical Architect, AWS</w:t>
        <w:br w:type="textWrapping"/>
      </w:r>
      <w:r w:rsidDel="00000000" w:rsidR="00000000" w:rsidRPr="00000000">
        <w:rPr>
          <w:rtl w:val="0"/>
        </w:rPr>
        <w:t xml:space="preserve">Victor Hale,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Principal Systems Architect, Shopify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i w:val="1"/>
          <w:iCs w:val="1"/>
          <w:color w:val="999999"/>
        </w:rPr>
      </w:pPr>
      <w:r w:rsidDel="00000000" w:rsidR="00000000" w:rsidRPr="00000000">
        <w:rPr>
          <w:rtl w:val="0"/>
        </w:rPr>
        <w:t xml:space="preserve">Growth &amp; Optimization</w:t>
        <w:br w:type="textWrapping"/>
        <w:t xml:space="preserve">Milan Kovac,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Growth Strategist, HubSpot</w:t>
      </w:r>
      <w:r w:rsidDel="00000000" w:rsidR="00000000" w:rsidRPr="00000000">
        <w:rPr>
          <w:color w:val="999999"/>
          <w:rtl w:val="0"/>
        </w:rPr>
        <w:br w:type="textWrapping"/>
      </w:r>
      <w:r w:rsidDel="00000000" w:rsidR="00000000" w:rsidRPr="00000000">
        <w:rPr>
          <w:rtl w:val="0"/>
        </w:rPr>
        <w:t xml:space="preserve">Eva Novak,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Head of Growth, Revolut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AI Product Behavior</w:t>
        <w:br w:type="textWrapping"/>
        <w:t xml:space="preserve">Alex Rios,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AI Product Designer, OpenAI</w:t>
      </w:r>
      <w:r w:rsidDel="00000000" w:rsidR="00000000" w:rsidRPr="00000000">
        <w:rPr>
          <w:color w:val="999999"/>
          <w:rtl w:val="0"/>
        </w:rPr>
        <w:br w:type="textWrapping"/>
      </w:r>
      <w:r w:rsidDel="00000000" w:rsidR="00000000" w:rsidRPr="00000000">
        <w:rPr>
          <w:rtl w:val="0"/>
        </w:rPr>
        <w:t xml:space="preserve">Tomas Varga,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AI Systems Designer, DeepMind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 — Foundation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Central European foundation.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European foundation brings engineering discipline, systems thinking, and intellectual rigor — with precision in detail and a refined sense of form rarely seen at scale.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11 — Recognition</w:t>
      </w:r>
      <w:r w:rsidDel="00000000" w:rsidR="00000000" w:rsidRPr="00000000">
        <w:rPr>
          <w:rtl w:val="0"/>
        </w:rPr>
        <w:br w:type="textWrapping"/>
        <w:br w:type="textWrapping"/>
        <w:t xml:space="preserve">Reputation does not come from volume.</w:t>
        <w:br w:type="textWrapping"/>
        <w:t xml:space="preserve">It comes from thinking, quality, and repeated proof.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</w:pPr>
      <w:commentRangeStart w:id="2"/>
      <w:r w:rsidDel="00000000" w:rsidR="00000000" w:rsidRPr="00000000">
        <w:rPr>
          <w:rtl w:val="0"/>
        </w:rPr>
        <w:t xml:space="preserve">Product frameworks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research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analysis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System-level product insigh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Product design awards. Innovation programs. References, Clutch, RedDot, Awwwards,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Coming soon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after="240" w:before="240" w:lineRule="auto"/>
        <w:rPr/>
      </w:pPr>
      <w:bookmarkStart w:colFirst="0" w:colLast="0" w:name="_b8zkwwvl2h35" w:id="17"/>
      <w:bookmarkEnd w:id="17"/>
      <w:r w:rsidDel="00000000" w:rsidR="00000000" w:rsidRPr="00000000">
        <w:rPr>
          <w:rtl w:val="0"/>
        </w:rPr>
        <w:t xml:space="preserve">12 — Members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Becoming a Member. Members operate within a shared system that increases the value of their work.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to global clients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sales infrastructure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with senior experts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capabilities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Higher-value engagements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execution volume. Expertise, applied well.</w:t>
        <w:br w:type="textWrapping"/>
        <w:br w:type="textWrapping"/>
      </w:r>
    </w:p>
    <w:p w:rsidR="00000000" w:rsidDel="00000000" w:rsidP="00000000" w:rsidRDefault="00000000" w:rsidRPr="00000000" w14:paraId="00000090">
      <w:pPr>
        <w:pStyle w:val="Heading1"/>
        <w:spacing w:after="240" w:before="240" w:lineRule="auto"/>
        <w:rPr/>
      </w:pPr>
      <w:bookmarkStart w:colFirst="0" w:colLast="0" w:name="_ii0n9amyw9nb" w:id="18"/>
      <w:bookmarkEnd w:id="18"/>
      <w:r w:rsidDel="00000000" w:rsidR="00000000" w:rsidRPr="00000000">
        <w:rPr>
          <w:rtl w:val="0"/>
        </w:rPr>
        <w:t xml:space="preserve">13 — Long-term Direction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for long-term relevance. The goal is not to build another service firm. The goal is to build a durable product expert company that remains relevant through technological change.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evolves.</w:t>
        <w:br w:type="textWrapping"/>
        <w:t xml:space="preserve">Quality requires control.</w:t>
      </w:r>
    </w:p>
    <w:p w:rsidR="00000000" w:rsidDel="00000000" w:rsidP="00000000" w:rsidRDefault="00000000" w:rsidRPr="00000000" w14:paraId="00000093">
      <w:pPr>
        <w:pStyle w:val="Heading1"/>
        <w:spacing w:after="240" w:before="240" w:lineRule="auto"/>
        <w:rPr/>
      </w:pPr>
      <w:bookmarkStart w:colFirst="0" w:colLast="0" w:name="_cp27sp35wssb" w:id="19"/>
      <w:bookmarkEnd w:id="19"/>
      <w:r w:rsidDel="00000000" w:rsidR="00000000" w:rsidRPr="00000000">
        <w:rPr>
          <w:rtl w:val="0"/>
        </w:rPr>
        <w:br w:type="textWrapping"/>
        <w:t xml:space="preserve">14 — Education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Designer School, Courses (</w:t>
      </w:r>
      <w:r w:rsidDel="00000000" w:rsidR="00000000" w:rsidRPr="00000000">
        <w:rPr>
          <w:b w:val="1"/>
          <w:bCs w:val="1"/>
          <w:rtl w:val="0"/>
        </w:rPr>
        <w:t xml:space="preserve">Coming soon</w:t>
      </w:r>
      <w:r w:rsidDel="00000000" w:rsidR="00000000" w:rsidRPr="00000000">
        <w:rPr>
          <w:rtl w:val="0"/>
        </w:rPr>
        <w:t xml:space="preserve">)</w:t>
        <w:br w:type="textWrapping"/>
        <w:t xml:space="preserve">Teaching a new model of product design and delivery</w:t>
        <w:br w:type="textWrapping"/>
        <w:t xml:space="preserve">AI workflows. System thinking. Quality under change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Expertise company (</w:t>
      </w:r>
      <w:r w:rsidDel="00000000" w:rsidR="00000000" w:rsidRPr="00000000">
        <w:rPr>
          <w:b w:val="1"/>
          <w:bCs w:val="1"/>
          <w:rtl w:val="0"/>
        </w:rPr>
        <w:t xml:space="preserve">Coming soon</w:t>
      </w:r>
      <w:r w:rsidDel="00000000" w:rsidR="00000000" w:rsidRPr="00000000">
        <w:rPr>
          <w:rtl w:val="0"/>
        </w:rPr>
        <w:t xml:space="preserve">)</w:t>
        <w:br w:type="textWrapping"/>
        <w:t xml:space="preserve">Training programs for companies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.0000000000002" w:top="1440.0000000000002" w:left="1417.3228346456694" w:right="1440.0000000000002" w:header="720" w:footer="720"/>
          <w:pgNumType w:start="1"/>
        </w:sectPr>
      </w:pPr>
      <w:bookmarkStart w:colFirst="0" w:colLast="0" w:name="_x9qmq2jxnjru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Expertise &amp;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240" w:before="240" w:lineRule="auto"/>
        <w:rPr/>
      </w:pPr>
      <w:bookmarkStart w:colFirst="0" w:colLast="0" w:name="_an4zgy6v53oi" w:id="21"/>
      <w:bookmarkEnd w:id="21"/>
      <w:r w:rsidDel="00000000" w:rsidR="00000000" w:rsidRPr="00000000">
        <w:rPr>
          <w:rtl w:val="0"/>
        </w:rPr>
        <w:t xml:space="preserve">Expertise &amp; Capabilities</w:t>
        <w:br w:type="textWrapping"/>
      </w:r>
    </w:p>
    <w:p w:rsidR="00000000" w:rsidDel="00000000" w:rsidP="00000000" w:rsidRDefault="00000000" w:rsidRPr="00000000" w14:paraId="0000009A">
      <w:pPr>
        <w:pStyle w:val="Heading2"/>
        <w:spacing w:after="240" w:before="240" w:lineRule="auto"/>
        <w:rPr/>
      </w:pPr>
      <w:bookmarkStart w:colFirst="0" w:colLast="0" w:name="_n1bcomct9zk" w:id="22"/>
      <w:bookmarkEnd w:id="22"/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09B">
      <w:pPr>
        <w:pStyle w:val="Heading3"/>
        <w:spacing w:after="240" w:before="240" w:lineRule="auto"/>
        <w:rPr/>
      </w:pPr>
      <w:bookmarkStart w:colFirst="0" w:colLast="0" w:name="_59ea8xrf7rls" w:id="23"/>
      <w:bookmarkEnd w:id="23"/>
      <w:r w:rsidDel="00000000" w:rsidR="00000000" w:rsidRPr="00000000">
        <w:rPr>
          <w:rtl w:val="0"/>
        </w:rPr>
        <w:t xml:space="preserve">01 — Product Strategy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definition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proposition clarity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framing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Ecosystem mapping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Roadmap direction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frameworks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Prioritization frameworks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240" w:before="240" w:lineRule="auto"/>
        <w:rPr/>
      </w:pPr>
      <w:bookmarkStart w:colFirst="0" w:colLast="0" w:name="_twnygmdjliia" w:id="24"/>
      <w:bookmarkEnd w:id="24"/>
      <w:r w:rsidDel="00000000" w:rsidR="00000000" w:rsidRPr="00000000">
        <w:rPr>
          <w:rtl w:val="0"/>
        </w:rPr>
        <w:t xml:space="preserve">02 — Research &amp; Product Insight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research strategy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journey mapping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Usability testing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 validation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analytics interpretation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usage analysis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Drop-off and conversion analysis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Identification of growth bottlenecks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Opportunity mapping across activation, retention, and expansion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AI-assisted research synthesis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240" w:before="240" w:lineRule="auto"/>
        <w:rPr/>
      </w:pPr>
      <w:bookmarkStart w:colFirst="0" w:colLast="0" w:name="_40pd8hv0nrkt" w:id="25"/>
      <w:bookmarkEnd w:id="25"/>
      <w:r w:rsidDel="00000000" w:rsidR="00000000" w:rsidRPr="00000000">
        <w:rPr>
          <w:rtl w:val="0"/>
        </w:rPr>
        <w:t xml:space="preserve">03 — Product Design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UX architecture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interaction flows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Rapid prototyping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 redesign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architecture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writing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240" w:before="240" w:lineRule="auto"/>
        <w:rPr/>
      </w:pPr>
      <w:bookmarkStart w:colFirst="0" w:colLast="0" w:name="_29fpz2phxi8b" w:id="26"/>
      <w:bookmarkEnd w:id="26"/>
      <w:r w:rsidDel="00000000" w:rsidR="00000000" w:rsidRPr="00000000">
        <w:rPr>
          <w:rtl w:val="0"/>
        </w:rPr>
        <w:t xml:space="preserve">04 — Product Systems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Friction diagnostics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structure evaluation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 architecture audits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simplification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Cross-team UX alignment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governance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Adoption strategy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support for product growth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Alignment between product logic and user behavior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240" w:before="240" w:lineRule="auto"/>
        <w:rPr/>
      </w:pPr>
      <w:bookmarkStart w:colFirst="0" w:colLast="0" w:name="_290tfyj8h2de" w:id="27"/>
      <w:bookmarkEnd w:id="27"/>
      <w:r w:rsidDel="00000000" w:rsidR="00000000" w:rsidRPr="00000000">
        <w:rPr>
          <w:rtl w:val="0"/>
        </w:rPr>
        <w:t xml:space="preserve">05 — Human-Led AI Delivery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AI-assisted concept exploration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AI-accelerated iteration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Production-ready frontend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Targeted implementation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Faster validation cycles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Quality-controlled output</w:t>
      </w:r>
    </w:p>
    <w:p w:rsidR="00000000" w:rsidDel="00000000" w:rsidP="00000000" w:rsidRDefault="00000000" w:rsidRPr="00000000" w14:paraId="000000CB">
      <w:pPr>
        <w:pStyle w:val="Heading2"/>
        <w:spacing w:after="240" w:before="240" w:lineRule="auto"/>
        <w:rPr/>
      </w:pPr>
      <w:bookmarkStart w:colFirst="0" w:colLast="0" w:name="_nvz1eqwpvb0l" w:id="28"/>
      <w:bookmarkEnd w:id="28"/>
      <w:r w:rsidDel="00000000" w:rsidR="00000000" w:rsidRPr="00000000">
        <w:rPr>
          <w:rtl w:val="0"/>
        </w:rPr>
        <w:br w:type="textWrapping"/>
        <w:t xml:space="preserve">Supporting</w:t>
      </w:r>
    </w:p>
    <w:p w:rsidR="00000000" w:rsidDel="00000000" w:rsidP="00000000" w:rsidRDefault="00000000" w:rsidRPr="00000000" w14:paraId="000000CC">
      <w:pPr>
        <w:pStyle w:val="Heading3"/>
        <w:spacing w:after="240" w:before="240" w:lineRule="auto"/>
        <w:rPr/>
      </w:pPr>
      <w:bookmarkStart w:colFirst="0" w:colLast="0" w:name="_2lu5ic87psar" w:id="29"/>
      <w:bookmarkEnd w:id="29"/>
      <w:r w:rsidDel="00000000" w:rsidR="00000000" w:rsidRPr="00000000">
        <w:rPr>
          <w:rtl w:val="0"/>
        </w:rPr>
        <w:t xml:space="preserve">06 — Technical Architecture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architecture evaluation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scalability review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system restructuring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input for AI-enabled products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support for product evolution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240" w:before="240" w:lineRule="auto"/>
        <w:rPr/>
      </w:pPr>
      <w:bookmarkStart w:colFirst="0" w:colLast="0" w:name="_p21c981990p" w:id="30"/>
      <w:bookmarkEnd w:id="30"/>
      <w:r w:rsidDel="00000000" w:rsidR="00000000" w:rsidRPr="00000000">
        <w:rPr>
          <w:rtl w:val="0"/>
        </w:rPr>
        <w:t xml:space="preserve">07 — Experience Direction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direction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expression through product interaction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and clarity in system behavior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 patterns for AI-enabled products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Future-facing experience principles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of experience across product surfaces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240" w:before="240" w:lineRule="auto"/>
        <w:rPr/>
      </w:pPr>
      <w:bookmarkStart w:colFirst="0" w:colLast="0" w:name="_bqz2ppmhpfew" w:id="31"/>
      <w:bookmarkEnd w:id="31"/>
      <w:r w:rsidDel="00000000" w:rsidR="00000000" w:rsidRPr="00000000">
        <w:rPr>
          <w:rtl w:val="0"/>
        </w:rPr>
        <w:t xml:space="preserve">08 — Product Analytics (light)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analytics interpretation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usage analysis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Drop-off and conversion analysis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Identification of growth bottlenecks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240" w:before="240" w:lineRule="auto"/>
        <w:rPr/>
      </w:pPr>
      <w:bookmarkStart w:colFirst="0" w:colLast="0" w:name="_lrul8n9m4il5" w:id="32"/>
      <w:bookmarkEnd w:id="32"/>
      <w:r w:rsidDel="00000000" w:rsidR="00000000" w:rsidRPr="00000000">
        <w:rPr>
          <w:rtl w:val="0"/>
        </w:rPr>
        <w:t xml:space="preserve">Emerging</w:t>
      </w:r>
    </w:p>
    <w:p w:rsidR="00000000" w:rsidDel="00000000" w:rsidP="00000000" w:rsidRDefault="00000000" w:rsidRPr="00000000" w14:paraId="000000E2">
      <w:pPr>
        <w:pStyle w:val="Heading3"/>
        <w:spacing w:after="240" w:before="240" w:lineRule="auto"/>
        <w:rPr/>
      </w:pPr>
      <w:bookmarkStart w:colFirst="0" w:colLast="0" w:name="_yxg35y7ygv7r" w:id="33"/>
      <w:bookmarkEnd w:id="33"/>
      <w:r w:rsidDel="00000000" w:rsidR="00000000" w:rsidRPr="00000000">
        <w:rPr>
          <w:rtl w:val="0"/>
        </w:rPr>
        <w:t xml:space="preserve">09 — AI Product Behavior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 patterns for AI-enabled products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and clarity in system behavior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AI-assisted concept exploration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240" w:before="240" w:lineRule="auto"/>
        <w:rPr/>
      </w:pPr>
      <w:bookmarkStart w:colFirst="0" w:colLast="0" w:name="_463sffxaap7s" w:id="34"/>
      <w:bookmarkEnd w:id="34"/>
      <w:r w:rsidDel="00000000" w:rsidR="00000000" w:rsidRPr="00000000">
        <w:rPr>
          <w:rtl w:val="0"/>
        </w:rPr>
        <w:t xml:space="preserve">10 — Human-AI Interaction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journey mapping (AI context)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 validation (AI-driven flows)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AI-accelerated iteration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240" w:before="240" w:lineRule="auto"/>
        <w:rPr/>
      </w:pPr>
      <w:bookmarkStart w:colFirst="0" w:colLast="0" w:name="_xrqccheqdifm" w:id="35"/>
      <w:bookmarkEnd w:id="35"/>
      <w:r w:rsidDel="00000000" w:rsidR="00000000" w:rsidRPr="00000000">
        <w:rPr>
          <w:rtl w:val="0"/>
        </w:rPr>
        <w:t xml:space="preserve">11 — Product Adaptation under change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Friction diagnostics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simplification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system restructuring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Faster validation cycles</w:t>
      </w:r>
    </w:p>
    <w:p w:rsidR="00000000" w:rsidDel="00000000" w:rsidP="00000000" w:rsidRDefault="00000000" w:rsidRPr="00000000" w14:paraId="000000F1">
      <w:pPr>
        <w:spacing w:after="240" w:before="240" w:lineRule="auto"/>
        <w:rPr/>
        <w:sectPr>
          <w:type w:val="nextPage"/>
          <w:pgSz w:h="16838" w:w="11906" w:orient="portrait"/>
          <w:pgMar w:bottom="1440.0000000000002" w:top="1440.0000000000002" w:left="1417.3228346456694" w:right="1440.0000000000002" w:header="720" w:footer="720"/>
          <w:pgNumType w:start="1"/>
        </w:sectPr>
      </w:pPr>
      <w:r w:rsidDel="00000000" w:rsidR="00000000" w:rsidRPr="00000000">
        <w:rPr>
          <w:rtl w:val="0"/>
        </w:rPr>
        <w:t xml:space="preserve">Structural support for product growth</w:t>
      </w:r>
    </w:p>
    <w:p w:rsidR="00000000" w:rsidDel="00000000" w:rsidP="00000000" w:rsidRDefault="00000000" w:rsidRPr="00000000" w14:paraId="000000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lxj3kwrdoffm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Sales deck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before="480" w:lineRule="auto"/>
        <w:rPr/>
      </w:pPr>
      <w:r w:rsidDel="00000000" w:rsidR="00000000" w:rsidRPr="00000000">
        <w:rPr>
          <w:rtl w:val="0"/>
        </w:rPr>
        <w:t xml:space="preserve">01 — Title</w:t>
      </w:r>
    </w:p>
    <w:p w:rsidR="00000000" w:rsidDel="00000000" w:rsidP="00000000" w:rsidRDefault="00000000" w:rsidRPr="00000000" w14:paraId="000000F4">
      <w:pPr>
        <w:pStyle w:val="Heading2"/>
        <w:spacing w:after="240" w:before="240" w:lineRule="auto"/>
        <w:rPr/>
      </w:pPr>
      <w:bookmarkStart w:colFirst="0" w:colLast="0" w:name="_e1xsxerp2g15" w:id="37"/>
      <w:bookmarkEnd w:id="37"/>
      <w:r w:rsidDel="00000000" w:rsidR="00000000" w:rsidRPr="00000000">
        <w:rPr>
          <w:rtl w:val="0"/>
        </w:rPr>
        <w:t xml:space="preserve">Beyond interfaces.</w:t>
        <w:br w:type="textWrapping"/>
        <w:t xml:space="preserve">We design how systems work. For people.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Senior-led product experts.</w:t>
        <w:br w:type="textWrapping"/>
        <w:t xml:space="preserve">Working directly in your product.</w:t>
      </w:r>
    </w:p>
    <w:p w:rsidR="00000000" w:rsidDel="00000000" w:rsidP="00000000" w:rsidRDefault="00000000" w:rsidRPr="00000000" w14:paraId="000000F6">
      <w:pPr>
        <w:spacing w:before="480" w:lineRule="auto"/>
        <w:rPr/>
      </w:pPr>
      <w:r w:rsidDel="00000000" w:rsidR="00000000" w:rsidRPr="00000000">
        <w:rPr>
          <w:rtl w:val="0"/>
        </w:rPr>
        <w:t xml:space="preserve">02 — Shift</w:t>
      </w:r>
    </w:p>
    <w:p w:rsidR="00000000" w:rsidDel="00000000" w:rsidP="00000000" w:rsidRDefault="00000000" w:rsidRPr="00000000" w14:paraId="000000F7">
      <w:pPr>
        <w:pStyle w:val="Heading2"/>
        <w:spacing w:after="240" w:before="240" w:lineRule="auto"/>
        <w:rPr/>
      </w:pPr>
      <w:bookmarkStart w:colFirst="0" w:colLast="0" w:name="_ewf6mata5yvn" w:id="38"/>
      <w:bookmarkEnd w:id="38"/>
      <w:r w:rsidDel="00000000" w:rsidR="00000000" w:rsidRPr="00000000">
        <w:rPr>
          <w:rtl w:val="0"/>
        </w:rPr>
        <w:t xml:space="preserve">Digital product creation is changing.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accelerates output. Cycles get shorter. User Expectations are gonna increase.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Faster output → faster adoption → higher pressure on relevance.</w:t>
      </w:r>
    </w:p>
    <w:p w:rsidR="00000000" w:rsidDel="00000000" w:rsidP="00000000" w:rsidRDefault="00000000" w:rsidRPr="00000000" w14:paraId="000000FA">
      <w:pPr>
        <w:spacing w:before="480" w:lineRule="auto"/>
        <w:rPr/>
      </w:pPr>
      <w:r w:rsidDel="00000000" w:rsidR="00000000" w:rsidRPr="00000000">
        <w:rPr>
          <w:rtl w:val="0"/>
        </w:rPr>
        <w:t xml:space="preserve">03 — Consequence</w:t>
      </w:r>
    </w:p>
    <w:p w:rsidR="00000000" w:rsidDel="00000000" w:rsidP="00000000" w:rsidRDefault="00000000" w:rsidRPr="00000000" w14:paraId="000000FB">
      <w:pPr>
        <w:pStyle w:val="Heading2"/>
        <w:spacing w:before="480" w:lineRule="auto"/>
        <w:rPr/>
      </w:pPr>
      <w:bookmarkStart w:colFirst="0" w:colLast="0" w:name="_1jyatmv8w8qt" w:id="39"/>
      <w:bookmarkEnd w:id="39"/>
      <w:r w:rsidDel="00000000" w:rsidR="00000000" w:rsidRPr="00000000">
        <w:rPr>
          <w:rtl w:val="0"/>
        </w:rPr>
        <w:t xml:space="preserve">Product quality under change becomes the real advantage.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Shorter cycles. Features are adopted faster. Maintaining product quality becomes harder. Not just growth, but staying relevant.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products degrade over time: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Rework becomes more frequent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Expectations rise faster than quality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 grows faster than value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breaks down over time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lose relevance under change</w:t>
      </w:r>
    </w:p>
    <w:p w:rsidR="00000000" w:rsidDel="00000000" w:rsidP="00000000" w:rsidRDefault="00000000" w:rsidRPr="00000000" w14:paraId="00000103">
      <w:pPr>
        <w:spacing w:before="480" w:lineRule="auto"/>
        <w:rPr/>
      </w:pPr>
      <w:r w:rsidDel="00000000" w:rsidR="00000000" w:rsidRPr="00000000">
        <w:rPr>
          <w:rtl w:val="0"/>
        </w:rPr>
        <w:t xml:space="preserve">04 — The Model</w:t>
      </w:r>
    </w:p>
    <w:p w:rsidR="00000000" w:rsidDel="00000000" w:rsidP="00000000" w:rsidRDefault="00000000" w:rsidRPr="00000000" w14:paraId="00000104">
      <w:pPr>
        <w:pStyle w:val="Heading2"/>
        <w:spacing w:after="240" w:before="240" w:lineRule="auto"/>
        <w:rPr/>
      </w:pPr>
      <w:bookmarkStart w:colFirst="0" w:colLast="0" w:name="_6uyxirrk8x8n" w:id="40"/>
      <w:bookmarkEnd w:id="40"/>
      <w:r w:rsidDel="00000000" w:rsidR="00000000" w:rsidRPr="00000000">
        <w:rPr>
          <w:rtl w:val="0"/>
        </w:rPr>
        <w:t xml:space="preserve">Fewer steps.</w:t>
        <w:br w:type="textWrapping"/>
        <w:t xml:space="preserve">Faster decisions.</w:t>
        <w:br w:type="textWrapping"/>
        <w:t xml:space="preserve">Higher quality.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Senior-led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team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Directly in your product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in code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iteration</w:t>
      </w:r>
    </w:p>
    <w:p w:rsidR="00000000" w:rsidDel="00000000" w:rsidP="00000000" w:rsidRDefault="00000000" w:rsidRPr="00000000" w14:paraId="0000010A">
      <w:pPr>
        <w:spacing w:before="480" w:lineRule="auto"/>
        <w:rPr/>
      </w:pPr>
      <w:r w:rsidDel="00000000" w:rsidR="00000000" w:rsidRPr="00000000">
        <w:rPr>
          <w:rtl w:val="0"/>
        </w:rPr>
        <w:t xml:space="preserve">05 — Business Model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ways to engage.</w:t>
        <w:br w:type="textWrapping"/>
        <w:t xml:space="preserve">One consistent way of working.</w:t>
      </w:r>
    </w:p>
    <w:p w:rsidR="00000000" w:rsidDel="00000000" w:rsidP="00000000" w:rsidRDefault="00000000" w:rsidRPr="00000000" w14:paraId="0000010C">
      <w:pPr>
        <w:pStyle w:val="Heading2"/>
        <w:spacing w:after="240" w:before="240" w:lineRule="auto"/>
        <w:rPr/>
      </w:pPr>
      <w:bookmarkStart w:colFirst="0" w:colLast="0" w:name="_rj9alujq8huo" w:id="41"/>
      <w:bookmarkEnd w:id="41"/>
      <w:r w:rsidDel="00000000" w:rsidR="00000000" w:rsidRPr="00000000">
        <w:rPr>
          <w:rtl w:val="0"/>
        </w:rPr>
        <w:t xml:space="preserve">Product Sprint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 short, focused sprint to </w:t>
      </w: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identify key frictions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, define improvements, and redesign a selected part of the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3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Brief to understand the product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Targeted audit to identify findings, frictions, opportunities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Clear synthesis of what we see and where to focus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One selected flow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redesigned and delivered</w:t>
      </w:r>
      <w:r w:rsidDel="00000000" w:rsidR="00000000" w:rsidRPr="00000000">
        <w:rPr>
          <w:sz w:val="23"/>
          <w:szCs w:val="23"/>
          <w:rtl w:val="0"/>
        </w:rPr>
        <w:t xml:space="preserve"> as a working frontend 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Outcome: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 visible improvement in a part of your product. A clearer direction for what to do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€5k - 2 weeks</w:t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2v74gesrd5da" w:id="42"/>
      <w:bookmarkEnd w:id="42"/>
      <w:r w:rsidDel="00000000" w:rsidR="00000000" w:rsidRPr="00000000">
        <w:rPr>
          <w:rtl w:val="0"/>
        </w:rPr>
        <w:br w:type="textWrapping"/>
        <w:t xml:space="preserve">Core Flow Sprint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or redesign a critical part of your product.</w:t>
      </w:r>
    </w:p>
    <w:p w:rsidR="00000000" w:rsidDel="00000000" w:rsidP="00000000" w:rsidRDefault="00000000" w:rsidRPr="00000000" w14:paraId="0000011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 and structure</w:t>
      </w:r>
    </w:p>
    <w:p w:rsidR="00000000" w:rsidDel="00000000" w:rsidP="00000000" w:rsidRDefault="00000000" w:rsidRPr="00000000" w14:paraId="000001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flow design</w:t>
      </w:r>
    </w:p>
    <w:p w:rsidR="00000000" w:rsidDel="00000000" w:rsidP="00000000" w:rsidRDefault="00000000" w:rsidRPr="00000000" w14:paraId="000001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frontend</w:t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 and interaction patterns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Experts on demand</w:t>
        <w:br w:type="textWrapping"/>
      </w:r>
      <w:r w:rsidDel="00000000" w:rsidR="00000000" w:rsidRPr="00000000">
        <w:rPr>
          <w:rtl w:val="0"/>
        </w:rPr>
        <w:t xml:space="preserve">Research, engineering, and system specialists involved where needed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</w:t>
        <w:br w:type="textWrapping"/>
        <w:t xml:space="preserve">A production-ready frontend.</w:t>
        <w:br w:type="textWrapping"/>
        <w:t xml:space="preserve">Clear structure. Strong interaction. World-class design.</w:t>
        <w:br w:type="textWrapping"/>
        <w:t xml:space="preserve">A system you can build on.</w:t>
        <w:br w:type="textWrapping"/>
        <w:br w:type="textWrapping"/>
        <w:t xml:space="preserve">€15,000 – €40,000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4–8 weeks</w:t>
      </w:r>
    </w:p>
    <w:p w:rsidR="00000000" w:rsidDel="00000000" w:rsidP="00000000" w:rsidRDefault="00000000" w:rsidRPr="00000000" w14:paraId="0000011C">
      <w:pPr>
        <w:pStyle w:val="Heading2"/>
        <w:spacing w:after="240" w:before="240" w:lineRule="auto"/>
        <w:rPr/>
      </w:pPr>
      <w:bookmarkStart w:colFirst="0" w:colLast="0" w:name="_tlrm9govl9z2" w:id="43"/>
      <w:bookmarkEnd w:id="43"/>
      <w:r w:rsidDel="00000000" w:rsidR="00000000" w:rsidRPr="00000000">
        <w:rPr>
          <w:rtl w:val="0"/>
        </w:rPr>
        <w:br w:type="textWrapping"/>
        <w:t xml:space="preserve">Continuous Product Partnership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your product working as it evolves.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product improvement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Adaptation to new features and requirements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structure, consistency, and quality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support for your internal team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Experts on demand</w:t>
        <w:br w:type="textWrapping"/>
      </w:r>
      <w:r w:rsidDel="00000000" w:rsidR="00000000" w:rsidRPr="00000000">
        <w:rPr>
          <w:rtl w:val="0"/>
        </w:rPr>
        <w:t xml:space="preserve">Authority-level specialists integrated based on current needs.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</w:t>
        <w:br w:type="textWrapping"/>
        <w:t xml:space="preserve">A product that stays relevant under change.</w:t>
        <w:br w:type="textWrapping"/>
        <w:t xml:space="preserve">Quality maintained over time.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€5k – €20k / month</w:t>
      </w:r>
    </w:p>
    <w:p w:rsidR="00000000" w:rsidDel="00000000" w:rsidP="00000000" w:rsidRDefault="00000000" w:rsidRPr="00000000" w14:paraId="00000125">
      <w:pPr>
        <w:spacing w:before="480" w:lineRule="auto"/>
        <w:rPr/>
      </w:pPr>
      <w:r w:rsidDel="00000000" w:rsidR="00000000" w:rsidRPr="00000000">
        <w:rPr>
          <w:rtl w:val="0"/>
        </w:rPr>
        <w:t xml:space="preserve">06 — When It Makes Sense</w:t>
      </w:r>
    </w:p>
    <w:p w:rsidR="00000000" w:rsidDel="00000000" w:rsidP="00000000" w:rsidRDefault="00000000" w:rsidRPr="00000000" w14:paraId="00000126">
      <w:pPr>
        <w:pStyle w:val="Heading2"/>
        <w:spacing w:after="240" w:before="240" w:lineRule="auto"/>
        <w:rPr/>
      </w:pPr>
      <w:bookmarkStart w:colFirst="0" w:colLast="0" w:name="_shpe627qm8nf" w:id="44"/>
      <w:bookmarkEnd w:id="44"/>
      <w:r w:rsidDel="00000000" w:rsidR="00000000" w:rsidRPr="00000000">
        <w:rPr>
          <w:rtl w:val="0"/>
        </w:rPr>
        <w:t xml:space="preserve">When structure and control start to break.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from the ground up, with quality from day one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features, growing complexity, need for structure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IInternal team can’t keep up with speed or scope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moves faster than the product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want to move faster, with control</w:t>
      </w:r>
    </w:p>
    <w:p w:rsidR="00000000" w:rsidDel="00000000" w:rsidP="00000000" w:rsidRDefault="00000000" w:rsidRPr="00000000" w14:paraId="0000012C">
      <w:pPr>
        <w:spacing w:before="480" w:lineRule="auto"/>
        <w:rPr/>
      </w:pPr>
      <w:r w:rsidDel="00000000" w:rsidR="00000000" w:rsidRPr="00000000">
        <w:rPr>
          <w:rtl w:val="0"/>
        </w:rPr>
        <w:t xml:space="preserve">07 — The Company</w:t>
      </w:r>
    </w:p>
    <w:p w:rsidR="00000000" w:rsidDel="00000000" w:rsidP="00000000" w:rsidRDefault="00000000" w:rsidRPr="00000000" w14:paraId="0000012D">
      <w:pPr>
        <w:pStyle w:val="Heading2"/>
        <w:spacing w:after="240" w:before="240" w:lineRule="auto"/>
        <w:rPr/>
      </w:pPr>
      <w:bookmarkStart w:colFirst="0" w:colLast="0" w:name="_h29ec9wk3fvm" w:id="45"/>
      <w:bookmarkEnd w:id="45"/>
      <w:r w:rsidDel="00000000" w:rsidR="00000000" w:rsidRPr="00000000">
        <w:rPr>
          <w:rtl w:val="0"/>
        </w:rPr>
        <w:t xml:space="preserve">Senior product experts.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curated group of strategists, designers, UX researchers, behavioral analysts, architects, growth strategists, and data scientists working on complex digital products globally.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marketplace. Not capacity.</w:t>
        <w:br w:type="textWrapping"/>
        <w:t xml:space="preserve">Members are selected for experience, intellectual rigor, product thinking, and independence of judgment.</w:t>
      </w:r>
    </w:p>
    <w:p w:rsidR="00000000" w:rsidDel="00000000" w:rsidP="00000000" w:rsidRDefault="00000000" w:rsidRPr="00000000" w14:paraId="00000130">
      <w:pPr>
        <w:spacing w:before="480" w:lineRule="auto"/>
        <w:rPr/>
      </w:pPr>
      <w:r w:rsidDel="00000000" w:rsidR="00000000" w:rsidRPr="00000000">
        <w:rPr>
          <w:rtl w:val="0"/>
        </w:rPr>
        <w:t xml:space="preserve">08 — How to Start</w:t>
      </w:r>
    </w:p>
    <w:p w:rsidR="00000000" w:rsidDel="00000000" w:rsidP="00000000" w:rsidRDefault="00000000" w:rsidRPr="00000000" w14:paraId="00000131">
      <w:pPr>
        <w:pStyle w:val="Heading2"/>
        <w:spacing w:after="240" w:before="240" w:lineRule="auto"/>
        <w:rPr/>
      </w:pPr>
      <w:bookmarkStart w:colFirst="0" w:colLast="0" w:name="_3sozpjy97aww" w:id="46"/>
      <w:bookmarkEnd w:id="46"/>
      <w:r w:rsidDel="00000000" w:rsidR="00000000" w:rsidRPr="00000000">
        <w:rPr>
          <w:rtl w:val="0"/>
        </w:rPr>
        <w:t xml:space="preserve">Start with a real part of your product. 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it improves. Try us on a part of your product before deciding what comes next.\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Sprint</w:t>
      </w:r>
      <w:r w:rsidDel="00000000" w:rsidR="00000000" w:rsidRPr="00000000">
        <w:rPr>
          <w:rtl w:val="0"/>
        </w:rPr>
        <w:t xml:space="preserve"> 2 weeks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short, focused sprint to </w:t>
      </w:r>
      <w:r w:rsidDel="00000000" w:rsidR="00000000" w:rsidRPr="00000000">
        <w:rPr>
          <w:b w:val="1"/>
          <w:bCs w:val="1"/>
          <w:rtl w:val="0"/>
        </w:rPr>
        <w:t xml:space="preserve">identify key frictions</w:t>
      </w:r>
      <w:r w:rsidDel="00000000" w:rsidR="00000000" w:rsidRPr="00000000">
        <w:rPr>
          <w:rtl w:val="0"/>
        </w:rPr>
        <w:t xml:space="preserve">, define improvements, and redesign a selected part of the product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You see how we think</w:t>
        <w:br w:type="textWrapping"/>
        <w:t xml:space="preserve">→ You get a real improvement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way to start.</w:t>
        <w:br w:type="textWrapping"/>
        <w:t xml:space="preserve">Low risk. Real outcome.</w:t>
      </w:r>
    </w:p>
    <w:p w:rsidR="00000000" w:rsidDel="00000000" w:rsidP="00000000" w:rsidRDefault="00000000" w:rsidRPr="00000000" w14:paraId="00000137">
      <w:pPr>
        <w:spacing w:before="480" w:lineRule="auto"/>
        <w:rPr/>
      </w:pPr>
      <w:r w:rsidDel="00000000" w:rsidR="00000000" w:rsidRPr="00000000">
        <w:rPr>
          <w:rtl w:val="0"/>
        </w:rPr>
        <w:t xml:space="preserve">09 — Next Step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review your product.</w:t>
        <w:br w:type="textWrapping"/>
        <w:t xml:space="preserve">Schedule a short call.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min.</w:t>
        <w:br w:type="textWrapping"/>
        <w:t xml:space="preserve">No pitch.</w:t>
        <w:br w:type="textWrapping"/>
        <w:t xml:space="preserve">Just your product.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ubunpojn1tl3" w:id="47"/>
      <w:bookmarkEnd w:id="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rPr/>
      </w:pPr>
      <w:bookmarkStart w:colFirst="0" w:colLast="0" w:name="_45zwy7qlemd3" w:id="48"/>
      <w:bookmarkEnd w:id="48"/>
      <w:r w:rsidDel="00000000" w:rsidR="00000000" w:rsidRPr="00000000">
        <w:rPr>
          <w:rtl w:val="0"/>
        </w:rPr>
        <w:t xml:space="preserve">Product Workflow 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Human-led. AI-accelerated. </w:t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62071r2jos3f" w:id="49"/>
      <w:bookmarkEnd w:id="49"/>
      <w:r w:rsidDel="00000000" w:rsidR="00000000" w:rsidRPr="00000000">
        <w:rPr>
          <w:rtl w:val="0"/>
        </w:rPr>
        <w:t xml:space="preserve">01 — Discover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the problem space.</w:t>
        <w:br w:type="textWrapping"/>
        <w:t xml:space="preserve">Context. Users. Business. Reality.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14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walkthrough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interview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interviews (if needed)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journey mapping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Heuristic evaluation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research synthesis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Clear understanding of the problem space</w:t>
        <w:br w:type="textWrapping"/>
        <w:t xml:space="preserve">Initial hypotheses</w:t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1g3ih1dkr8uh" w:id="50"/>
      <w:bookmarkEnd w:id="50"/>
      <w:r w:rsidDel="00000000" w:rsidR="00000000" w:rsidRPr="00000000">
        <w:rPr>
          <w:rtl w:val="0"/>
        </w:rPr>
        <w:t xml:space="preserve">02 — Define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sense of what matters.</w:t>
        <w:br w:type="textWrapping"/>
        <w:t xml:space="preserve">Clarity. Prioritization. Structure.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Friction mapping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mapping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analysis</w:t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frameworks</w:t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Prioritization (impact vs effort)</w:t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framing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  <w:br w:type="textWrapping"/>
        <w:t xml:space="preserve">Prioritized problems</w:t>
        <w:br w:type="textWrapping"/>
        <w:t xml:space="preserve">Clear direction</w:t>
        <w:br w:type="textWrapping"/>
        <w:t xml:space="preserve">What to solve and why</w:t>
      </w:r>
    </w:p>
    <w:p w:rsidR="00000000" w:rsidDel="00000000" w:rsidP="00000000" w:rsidRDefault="00000000" w:rsidRPr="00000000" w14:paraId="00000154">
      <w:pPr>
        <w:pStyle w:val="Heading2"/>
        <w:spacing w:after="240" w:before="240" w:lineRule="auto"/>
        <w:rPr/>
      </w:pPr>
      <w:bookmarkStart w:colFirst="0" w:colLast="0" w:name="_48yckh7nf6i" w:id="51"/>
      <w:bookmarkEnd w:id="51"/>
      <w:r w:rsidDel="00000000" w:rsidR="00000000" w:rsidRPr="00000000">
        <w:rPr>
          <w:rtl w:val="0"/>
        </w:rPr>
        <w:br w:type="textWrapping"/>
        <w:t xml:space="preserve">03 — Develop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build solutions.</w:t>
        <w:br w:type="textWrapping"/>
        <w:t xml:space="preserve">Exploration. Iteration. Execution.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architecture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flow design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prototyping (AI-assisted)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directly in frontend (React)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solution exploration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design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writing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  <w:br w:type="textWrapping"/>
        <w:t xml:space="preserve">Working product</w:t>
        <w:br w:type="textWrapping"/>
        <w:t xml:space="preserve">Testable flows</w:t>
        <w:br w:type="textWrapping"/>
        <w:t xml:space="preserve">Validated directions</w:t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uxiv7nowis49" w:id="52"/>
      <w:bookmarkEnd w:id="52"/>
      <w:r w:rsidDel="00000000" w:rsidR="00000000" w:rsidRPr="00000000">
        <w:rPr>
          <w:rtl w:val="0"/>
        </w:rPr>
        <w:t xml:space="preserve">04 — Deliver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Refine, validate, and scale.</w:t>
        <w:br w:type="textWrapping"/>
        <w:t xml:space="preserve">Quality. Consistency. Readiness.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refinement</w:t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polish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 creation (design + code)</w:t>
      </w:r>
    </w:p>
    <w:p w:rsidR="00000000" w:rsidDel="00000000" w:rsidP="00000000" w:rsidRDefault="00000000" w:rsidRPr="00000000" w14:paraId="000001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system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testing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user testing (if needed)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 validation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  <w:br w:type="textWrapping"/>
        <w:t xml:space="preserve">Production-ready frontend</w:t>
        <w:br w:type="textWrapping"/>
        <w:t xml:space="preserve">Design system</w:t>
        <w:br w:type="textWrapping"/>
        <w:t xml:space="preserve">Validated solution</w:t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qmx5jl32rvvu" w:id="53"/>
      <w:bookmarkEnd w:id="53"/>
      <w:r w:rsidDel="00000000" w:rsidR="00000000" w:rsidRPr="00000000">
        <w:rPr>
          <w:rtl w:val="0"/>
        </w:rPr>
        <w:t xml:space="preserve">Team Model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partner product designer owns the product and communication. </w:t>
        <w:br w:type="textWrapping"/>
        <w:t xml:space="preserve">Experts join where needed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abriel Hudoba" w:id="1" w:date="2026-03-29T14:44:16Z"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 hlavny ciel</w:t>
      </w:r>
    </w:p>
  </w:comment>
  <w:comment w:author="Gabriel Hudoba" w:id="0" w:date="2026-03-29T12:32:14Z"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potrbuje novy nazov pozicie</w:t>
      </w:r>
    </w:p>
  </w:comment>
  <w:comment w:author="Gabriel Hudoba" w:id="2" w:date="2026-04-03T08:55:57Z"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oprav toto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